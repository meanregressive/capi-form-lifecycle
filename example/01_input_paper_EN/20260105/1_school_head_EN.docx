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DEMO PRIMARY SCHOOL SURVEY — ROUND 2 (2026)</w:t>
      </w:r>
    </w:p>
    <w:p>
      <w:r>
        <w:rPr>
          <w:b/>
          <w:sz w:val="26"/>
        </w:rPr>
        <w:t>INSTRUMENT 1: SCHOOL HEAD QUESTIONNAIRE</w:t>
      </w:r>
    </w:p>
    <w:p>
      <w:r>
        <w:rPr>
          <w:i/>
          <w:sz w:val="18"/>
        </w:rPr>
        <w:t>Fictional instrument for the capi-form-lifecycle starter example. All names and places are invented. Version 20260105.</w:t>
      </w:r>
    </w:p>
    <w:p>
      <w:r>
        <w:rPr>
          <w:b/>
          <w:sz w:val="24"/>
        </w:rPr>
        <w:t>SECTION A.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6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A01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School ID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Enter the 4-digit school ID from the assignment sheet.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A02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School name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Prefilled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A03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District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Prefilled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A04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Village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Prefilled</w:t>
            </w:r>
          </w:p>
        </w:tc>
      </w:tr>
    </w:tbl>
    <w:p>
      <w:r>
        <w:rPr>
          <w:sz w:val="20"/>
        </w:rPr>
        <w:t>Enumerator, confirm before continuing: School ID ${A01} · School ${A02} · District ${A03}.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6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A05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Enumerator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List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A06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Name of the respondent (school head)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</w:r>
          </w:p>
        </w:tc>
      </w:tr>
    </w:tbl>
    <w:p>
      <w:r>
        <w:rPr>
          <w:sz w:val="20"/>
        </w:rPr>
        <w:t>My name is ${A05}. I work for a research team studying primary schools. The interview takes about 20 minutes. Your answers are confidential and you may stop at any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6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consent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Do you agree to participate?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Yes</w:t>
              <w:br/>
              <w:t>2 = No</w:t>
            </w:r>
          </w:p>
        </w:tc>
      </w:tr>
    </w:tbl>
    <w:p>
      <w:r>
        <w:rPr>
          <w:b/>
          <w:sz w:val="24"/>
        </w:rPr>
        <w:t>SECTION B. Respondent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6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B01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Sex of the respondent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Male</w:t>
              <w:br/>
              <w:t>2 = Female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B02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Age (years)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If unknown, write -99.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B03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Years as head of this school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0 if less than one year.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B04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Mobile phone number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9 digits. If no phone, write -99.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B05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Highest level of education completed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Primary</w:t>
              <w:br/>
              <w:t>2 = Secondary</w:t>
              <w:br/>
              <w:t>3 = Teacher training college</w:t>
              <w:br/>
              <w:t>4 = University</w:t>
              <w:br/>
              <w:t>99 = Other, specify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B05.1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Other, specify: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B06</w:t>
            </w:r>
          </w:p>
        </w:tc>
        <w:tc>
          <w:tcPr>
            <w:tcW w:type="dxa" w:w="4608"/>
          </w:tcPr>
          <w:p>
            <w:commentRangeStart w:id="0"/>
            <w:commentRangeStart w:id="1"/>
            <w:r>
              <w:rPr>
                <w:sz w:val="20"/>
              </w:rPr>
              <w:t>Does your phone have internet access?</w:t>
            </w:r>
            <w:commentRangeEnd w:id="0"/>
            <w:r>
              <w:commentReference w:id="0"/>
            </w:r>
            <w:commentRangeEnd w:id="1"/>
            <w:r>
              <w:commentReference w:id="1"/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Yes</w:t>
              <w:br/>
              <w:t>2 = No</w:t>
            </w:r>
          </w:p>
        </w:tc>
      </w:tr>
    </w:tbl>
    <w:p>
      <w:r>
        <w:rPr>
          <w:b/>
          <w:sz w:val="24"/>
        </w:rPr>
        <w:t>SECTION C. School and school feeding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6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C01</w:t>
            </w:r>
          </w:p>
        </w:tc>
        <w:tc>
          <w:tcPr>
            <w:tcW w:type="dxa" w:w="4608"/>
          </w:tcPr>
          <w:p>
            <w:del w:id="901" w:author="PI (fictional)" w:date="2026-01-03T10:05:00Z">
              <w:r>
                <w:delText xml:space="preserve">How many pupils are enrolled?</w:delText>
              </w:r>
            </w:del>
            <w:ins w:id="902" w:author="PI (fictional)" w:date="2026-01-03T10:05:00Z">
              <w:r>
                <w:t xml:space="preserve">How many pupils are enrolled this school year?</w:t>
              </w:r>
            </w:ins>
          </w:p>
        </w:tc>
        <w:tc>
          <w:tcPr>
            <w:tcW w:type="dxa" w:w="4608"/>
          </w:tcPr>
          <w:p>
            <w:r>
              <w:rPr>
                <w:sz w:val="20"/>
              </w:rPr>
              <w:t>|__|__|__|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C02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Does the school have a school feeding program?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Yes</w:t>
              <w:br/>
              <w:t>2 = No</w:t>
              <w:br/>
              <w:t>If No &gt;&gt; Section D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C03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Who provides the meals?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Government program</w:t>
              <w:br/>
              <w:t>2 = NGO</w:t>
              <w:br/>
              <w:t>3 = Community</w:t>
              <w:br/>
              <w:t>4 = Parents' association</w:t>
              <w:br/>
              <w:t>99 = Other, specify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C03.1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Other, specify: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C04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On how many days per week are meals served?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|__|__|__|</w:t>
            </w:r>
          </w:p>
        </w:tc>
      </w:tr>
    </w:tbl>
    <w:p>
      <w:r>
        <w:rPr>
          <w:b/>
          <w:sz w:val="24"/>
        </w:rPr>
        <w:t>SECTION D. Teachers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6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D01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How many teachers teach at this school?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|__|__|__|</w:t>
            </w:r>
          </w:p>
        </w:tc>
      </w:tr>
    </w:tbl>
    <w:p>
      <w:r>
        <w:rPr>
          <w:i/>
        </w:rPr>
        <w:t>Teacher list (repeat for each teacher)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6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D02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Name of teacher ${t_index}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D03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Sex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Male</w:t>
              <w:br/>
              <w:t>2 = Female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D04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Teaches reading in grade 3?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Yes</w:t>
              <w:br/>
              <w:t>2 = No</w:t>
            </w:r>
          </w:p>
        </w:tc>
      </w:tr>
    </w:tbl>
    <w:p>
      <w:r>
        <w:rPr>
          <w:b/>
          <w:sz w:val="24"/>
        </w:rPr>
        <w:t>SECTION E. School council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6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E01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Does the school have a school council?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Yes</w:t>
              <w:br/>
              <w:t>2 = No</w:t>
              <w:br/>
              <w:t>If No &gt;&gt; End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E03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Which issues did the council discuss this year?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Pupil attendance</w:t>
              <w:br/>
              <w:t>2 = School meals</w:t>
              <w:br/>
              <w:t>3 = Infrastructure</w:t>
              <w:br/>
              <w:t>4 = Teacher performance</w:t>
              <w:br/>
              <w:t>5 = None of these</w:t>
            </w:r>
          </w:p>
        </w:tc>
      </w:tr>
    </w:tbl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  <w:comment w:id="0" w:author="PI (fictional)" w:date="2026-01-03T10:00:00Z" w:initials="X">
    <w:p w14:paraId="11111111" w14:textId="11111111">
      <w:pPr>
        <w:pStyle w:val="CommentText"/>
      </w:pPr>
      <w:r>
        <w:rPr>
          <w:rStyle w:val="CommentReference"/>
        </w:rPr>
        <w:annotationRef/>
      </w:r>
      <w:r>
        <w:t xml:space="preserve">New question for Round 2: we need to know whether heads can receive the monthly bulletin by WhatsApp. Skip if no phone.</w:t>
      </w:r>
    </w:p>
  </w:comment>
  <w:comment w:id="1" w:author="Programmer (fictional)" w:date="2026-01-04T09:30:00Z" w:initials="X">
    <w:p w14:paraId="22222222" w14:textId="22222222">
      <w:pPr>
        <w:pStyle w:val="CommentText"/>
      </w:pPr>
      <w:r>
        <w:rPr>
          <w:rStyle w:val="CommentReference"/>
        </w:rPr>
        <w:annotationRef/>
      </w:r>
      <w:r>
        <w:t xml:space="preserve">Agreed. Will add as B06 with relevance on B04 not equal to -99.</w:t>
      </w:r>
    </w:p>
  </w:comment>
</w:comments>
</file>

<file path=word/commentsExtended.xml><?xml version="1.0" encoding="utf-8"?>
<w15:commentsEx xmlns:w="http://schemas.openxmlformats.org/wordprocessingml/2006/main" xmlns:w15="http://schemas.microsoft.com/office/word/2012/wordml">
  <w15:commentEx w15:paraId="11111111" w15:done="0"/>
  <w15:commentEx w15:paraId="22222222" w15:paraIdParent="1111111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mt1" Type="http://schemas.openxmlformats.org/officeDocument/2006/relationships/comments" Target="comments.xml"/><Relationship Id="rIdCm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